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76D9" w:rsidRDefault="00ED7836" w14:paraId="0CEBE703" w14:textId="77777777">
      <w:pPr>
        <w:pStyle w:val="Title"/>
        <w:spacing w:after="100"/>
      </w:pPr>
      <w:r>
        <w:t>NIC Deck — Feedback Notes</w:t>
      </w:r>
    </w:p>
    <w:p w:rsidR="006376D9" w:rsidRDefault="00ED7836" w14:paraId="510A092C" w14:textId="77777777">
      <w:pPr>
        <w:spacing w:after="100"/>
      </w:pPr>
      <w:r>
        <w:rPr>
          <w:i/>
          <w:iCs/>
        </w:rPr>
        <w:t>Prepared from verbal notes dictated August 29, 2026.</w:t>
      </w:r>
    </w:p>
    <w:p w:rsidR="006376D9" w:rsidRDefault="00ED7836" w14:paraId="090EC7D6" w14:textId="77777777">
      <w:pPr>
        <w:pStyle w:val="Heading1"/>
        <w:spacing w:before="300" w:after="150"/>
      </w:pPr>
      <w:r>
        <w:t>Summary</w:t>
      </w:r>
    </w:p>
    <w:p w:rsidR="006376D9" w:rsidRDefault="00ED7836" w14:paraId="171510F8" w14:textId="3A9AD361">
      <w:pPr>
        <w:pStyle w:val="ListParagraph"/>
        <w:numPr>
          <w:ilvl w:val="0"/>
          <w:numId w:val="1"/>
        </w:numPr>
        <w:spacing w:after="80"/>
      </w:pPr>
      <w:proofErr w:type="gramStart"/>
      <w:r>
        <w:t>Overall</w:t>
      </w:r>
      <w:proofErr w:type="gramEnd"/>
      <w:r>
        <w:t xml:space="preserve"> the deck is </w:t>
      </w:r>
      <w:r w:rsidR="004D2322">
        <w:t>a real improvement</w:t>
      </w:r>
      <w:r>
        <w:t xml:space="preserve"> </w:t>
      </w:r>
    </w:p>
    <w:p w:rsidR="004D2322" w:rsidRDefault="00ED7836" w14:paraId="48302029" w14:textId="77777777">
      <w:pPr>
        <w:pStyle w:val="ListParagraph"/>
        <w:numPr>
          <w:ilvl w:val="0"/>
          <w:numId w:val="1"/>
        </w:numPr>
        <w:spacing w:after="80"/>
      </w:pPr>
      <w:r>
        <w:t xml:space="preserve">The most consequential open items are: </w:t>
      </w:r>
    </w:p>
    <w:p w:rsidR="006376D9" w:rsidP="004D2322" w:rsidRDefault="004D2322" w14:paraId="1E38C4BA" w14:textId="683E944B">
      <w:pPr>
        <w:pStyle w:val="ListParagraph"/>
        <w:numPr>
          <w:ilvl w:val="1"/>
          <w:numId w:val="1"/>
        </w:numPr>
        <w:spacing w:after="80"/>
      </w:pPr>
      <w:r>
        <w:t xml:space="preserve">The first appendix slide does not show </w:t>
      </w:r>
      <w:r w:rsidR="00ED7836">
        <w:t>capital-efficiency</w:t>
      </w:r>
      <w:r>
        <w:t>. The</w:t>
      </w:r>
      <w:r w:rsidR="00ED7836">
        <w:t xml:space="preserve"> comparison needs to be rebuilt around a chip mill vs. steel mini-mill comparison rather than </w:t>
      </w:r>
      <w:proofErr w:type="spellStart"/>
      <w:r w:rsidR="00ED7836">
        <w:t>Supermill</w:t>
      </w:r>
      <w:proofErr w:type="spellEnd"/>
      <w:r w:rsidR="00ED7836">
        <w:t xml:space="preserve"> Two economics.</w:t>
      </w:r>
    </w:p>
    <w:p w:rsidR="004D2322" w:rsidP="004D2322" w:rsidRDefault="00532182" w14:paraId="7FC84B04" w14:textId="51FD172D">
      <w:pPr>
        <w:pStyle w:val="ListParagraph"/>
        <w:numPr>
          <w:ilvl w:val="1"/>
          <w:numId w:val="1"/>
        </w:numPr>
        <w:spacing w:after="80"/>
      </w:pPr>
      <w:r>
        <w:t>T</w:t>
      </w:r>
      <w:r w:rsidR="00ED7836">
        <w:t>he $15 structural-board price assumption</w:t>
      </w:r>
      <w:r w:rsidR="004D2322">
        <w:t xml:space="preserve"> is high</w:t>
      </w:r>
    </w:p>
    <w:p w:rsidR="006376D9" w:rsidP="004D2322" w:rsidRDefault="004D2322" w14:paraId="02DFC3C1" w14:textId="6E675E66">
      <w:pPr>
        <w:pStyle w:val="ListParagraph"/>
        <w:numPr>
          <w:ilvl w:val="1"/>
          <w:numId w:val="1"/>
        </w:numPr>
        <w:spacing w:after="80"/>
      </w:pPr>
      <w:r>
        <w:t>T</w:t>
      </w:r>
      <w:r w:rsidR="00ED7836">
        <w:t xml:space="preserve">he </w:t>
      </w:r>
      <w:proofErr w:type="spellStart"/>
      <w:r w:rsidR="00ED7836">
        <w:t>Supermill</w:t>
      </w:r>
      <w:proofErr w:type="spellEnd"/>
      <w:r w:rsidR="00ED7836">
        <w:t xml:space="preserve"> Two </w:t>
      </w:r>
      <w:r>
        <w:t xml:space="preserve">24k m^3 </w:t>
      </w:r>
      <w:r w:rsidR="00ED7836">
        <w:t xml:space="preserve">volume-output figure used </w:t>
      </w:r>
      <w:r>
        <w:t>in Appendix should be 20k, right?</w:t>
      </w:r>
    </w:p>
    <w:p w:rsidR="006376D9" w:rsidRDefault="00ED7836" w14:paraId="5D656EB8" w14:textId="77777777">
      <w:pPr>
        <w:pStyle w:val="Heading1"/>
        <w:spacing w:before="300" w:after="150"/>
      </w:pPr>
      <w:r>
        <w:t>Slide-by-Slide Notes</w:t>
      </w:r>
    </w:p>
    <w:p w:rsidR="006376D9" w:rsidRDefault="00ED7836" w14:paraId="17557E1D" w14:textId="77777777">
      <w:pPr>
        <w:pStyle w:val="Heading2"/>
        <w:spacing w:before="200" w:after="100"/>
      </w:pPr>
      <w:r>
        <w:t>Cover Slide</w:t>
      </w:r>
    </w:p>
    <w:p w:rsidR="006376D9" w:rsidRDefault="00ED7836" w14:paraId="45D3CCEA" w14:textId="77777777">
      <w:pPr>
        <w:pStyle w:val="ListParagraph"/>
        <w:numPr>
          <w:ilvl w:val="0"/>
          <w:numId w:val="1"/>
        </w:numPr>
        <w:spacing w:after="80"/>
      </w:pPr>
      <w:r>
        <w:t>Fantastic — clean and simple.</w:t>
      </w:r>
    </w:p>
    <w:p w:rsidR="006376D9" w:rsidRDefault="00ED7836" w14:paraId="6969178E" w14:textId="77777777">
      <w:pPr>
        <w:pStyle w:val="Heading2"/>
        <w:spacing w:before="200" w:after="100"/>
      </w:pPr>
      <w:r>
        <w:t>The Gap (slide)</w:t>
      </w:r>
    </w:p>
    <w:p w:rsidR="006376D9" w:rsidRDefault="00ED7836" w14:paraId="22E8C30F" w14:textId="77777777">
      <w:pPr>
        <w:pStyle w:val="ListParagraph"/>
        <w:numPr>
          <w:ilvl w:val="0"/>
          <w:numId w:val="1"/>
        </w:numPr>
        <w:spacing w:after="80"/>
      </w:pPr>
      <w:r>
        <w:t>The two images on the left are great. The data center image is too dark and lacks the same industrial feel as the others — swap in a different data center image.</w:t>
      </w:r>
    </w:p>
    <w:p w:rsidR="006376D9" w:rsidRDefault="00ED7836" w14:paraId="568FD025" w14:textId="0377F5CD">
      <w:pPr>
        <w:pStyle w:val="ListParagraph"/>
        <w:numPr>
          <w:ilvl w:val="0"/>
          <w:numId w:val="1"/>
        </w:numPr>
        <w:spacing w:after="80"/>
        <w:rPr/>
      </w:pPr>
      <w:r w:rsidR="300ECF5E">
        <w:rPr/>
        <w:t xml:space="preserve">Putting all three images side by side is </w:t>
      </w:r>
      <w:r w:rsidR="300ECF5E">
        <w:rPr/>
        <w:t>not logically</w:t>
      </w:r>
      <w:r w:rsidR="300ECF5E">
        <w:rPr/>
        <w:t xml:space="preserve"> consistent. Put steel and aluminum side by </w:t>
      </w:r>
      <w:r w:rsidR="300ECF5E">
        <w:rPr/>
        <w:t>side,</w:t>
      </w:r>
      <w:r w:rsidR="130149F6">
        <w:rPr/>
        <w:t xml:space="preserve"> and</w:t>
      </w:r>
      <w:r w:rsidR="130149F6">
        <w:rPr/>
        <w:t xml:space="preserve"> potentially add concrete;</w:t>
      </w:r>
      <w:r w:rsidR="300ECF5E">
        <w:rPr/>
        <w:t xml:space="preserve"> then reference data centers and other imported materials at the bottom.</w:t>
      </w:r>
      <w:ins w:author="Alex Lau" w:date="2026-08-29T18:49:58.225Z" w16du:dateUtc="2026-08-29T18:49:58.225Z" w:id="960700268">
        <w:r w:rsidR="6DC3A935">
          <w:t xml:space="preserve"> [AL—try putting big steel and concrete </w:t>
        </w:r>
      </w:ins>
      <w:ins w:author="Alex Lau" w:date="2026-08-29T18:50:36.19Z" w16du:dateUtc="2026-08-29T18:50:36.19Z" w:id="1255764056">
        <w:r w:rsidR="6DC3A935">
          <w:t>background imagery on the left, and on the right, separated, have the data center image.</w:t>
        </w:r>
      </w:ins>
    </w:p>
    <w:p w:rsidR="004D2322" w:rsidP="004D2322" w:rsidRDefault="004D2322" w14:paraId="077E0587" w14:textId="77777777">
      <w:pPr>
        <w:pStyle w:val="ListParagraph"/>
        <w:numPr>
          <w:ilvl w:val="0"/>
          <w:numId w:val="1"/>
        </w:numPr>
        <w:spacing w:after="80"/>
      </w:pPr>
      <w:r>
        <w:t>In the HTML version there's an error: a dash appears between "Super" and "Mills" that shouldn't be there.</w:t>
      </w:r>
    </w:p>
    <w:p w:rsidR="006376D9" w:rsidRDefault="00ED7836" w14:paraId="6630F009" w14:textId="77777777">
      <w:pPr>
        <w:pStyle w:val="Heading2"/>
        <w:spacing w:before="200" w:after="100"/>
      </w:pPr>
      <w:r>
        <w:t>The Gap — Alternate Version</w:t>
      </w:r>
    </w:p>
    <w:p w:rsidR="006376D9" w:rsidRDefault="00ED7836" w14:paraId="7E7565E1" w14:textId="77777777">
      <w:pPr>
        <w:pStyle w:val="ListParagraph"/>
        <w:numPr>
          <w:ilvl w:val="0"/>
          <w:numId w:val="1"/>
        </w:numPr>
        <w:spacing w:after="80"/>
      </w:pPr>
      <w:r>
        <w:t>Prefer the bigger images on the left in this version.</w:t>
      </w:r>
    </w:p>
    <w:p w:rsidR="006376D9" w:rsidRDefault="00ED7836" w14:paraId="78D2560E" w14:textId="77777777">
      <w:pPr>
        <w:pStyle w:val="ListParagraph"/>
        <w:numPr>
          <w:ilvl w:val="0"/>
          <w:numId w:val="1"/>
        </w:numPr>
        <w:spacing w:after="80"/>
      </w:pPr>
      <w:r>
        <w:t>Instead of a data center image on the right, use a text block: "Data centers are 60% steel," referencing short factories, housing, and grid needs, plus other imported materials like titanium, carbon fiber, and cement.</w:t>
      </w:r>
    </w:p>
    <w:p w:rsidR="006376D9" w:rsidRDefault="00ED7836" w14:paraId="383C57E3" w14:textId="61C20826">
      <w:pPr>
        <w:pStyle w:val="ListParagraph"/>
        <w:numPr>
          <w:ilvl w:val="0"/>
          <w:numId w:val="1"/>
        </w:numPr>
        <w:spacing w:after="80"/>
      </w:pPr>
      <w:r>
        <w:t>With cement at about 22% imported, lean toward using steel, primary aluminum, and cement as the three images</w:t>
      </w:r>
      <w:r w:rsidR="004D2322">
        <w:t xml:space="preserve">; as per above, I would </w:t>
      </w:r>
      <w:r>
        <w:t>move the demand-signal items (data centers, etc.) into a separate bucket</w:t>
      </w:r>
      <w:r w:rsidR="004D2322">
        <w:t>, breaking from a parallel structure with materials.</w:t>
      </w:r>
    </w:p>
    <w:p w:rsidR="006376D9" w:rsidRDefault="00ED7836" w14:paraId="7E048297" w14:textId="43F7D3DC">
      <w:pPr>
        <w:pStyle w:val="Heading2"/>
        <w:spacing w:before="200" w:after="100"/>
      </w:pPr>
      <w:r>
        <w:t xml:space="preserve">Old </w:t>
      </w:r>
      <w:r w:rsidR="00A406E1">
        <w:t>Mills</w:t>
      </w:r>
    </w:p>
    <w:p w:rsidR="006376D9" w:rsidRDefault="00ED7836" w14:paraId="0633ABB6" w14:textId="77777777">
      <w:pPr>
        <w:pStyle w:val="ListParagraph"/>
        <w:numPr>
          <w:ilvl w:val="0"/>
          <w:numId w:val="1"/>
        </w:numPr>
        <w:spacing w:after="80"/>
      </w:pPr>
      <w:r>
        <w:t>Header is great. Content is excellent. The need called out in bold at the bottom is good — keep it.</w:t>
      </w:r>
    </w:p>
    <w:p w:rsidR="006376D9" w:rsidRDefault="00ED7836" w14:paraId="074F2303" w14:textId="77777777">
      <w:pPr>
        <w:pStyle w:val="Heading2"/>
        <w:spacing w:before="200" w:after="100"/>
      </w:pPr>
      <w:proofErr w:type="spellStart"/>
      <w:r>
        <w:t>Supermills</w:t>
      </w:r>
      <w:proofErr w:type="spellEnd"/>
      <w:r>
        <w:t xml:space="preserve"> (slide)</w:t>
      </w:r>
    </w:p>
    <w:p w:rsidR="006376D9" w:rsidRDefault="00ED7836" w14:paraId="01FEDEEB" w14:textId="77777777">
      <w:pPr>
        <w:pStyle w:val="ListParagraph"/>
        <w:numPr>
          <w:ilvl w:val="0"/>
          <w:numId w:val="1"/>
        </w:numPr>
        <w:spacing w:after="80"/>
      </w:pPr>
      <w:r>
        <w:t>Excellent slide overall.</w:t>
      </w:r>
    </w:p>
    <w:p w:rsidR="006376D9" w:rsidRDefault="00ED7836" w14:paraId="29BA9305" w14:textId="52F55BC3">
      <w:pPr>
        <w:pStyle w:val="ListParagraph"/>
        <w:numPr>
          <w:ilvl w:val="0"/>
          <w:numId w:val="1"/>
        </w:numPr>
        <w:spacing w:after="80"/>
      </w:pPr>
      <w:r>
        <w:t>Revise the headline under "</w:t>
      </w:r>
      <w:r w:rsidR="00634096">
        <w:t xml:space="preserve">OUT: </w:t>
      </w:r>
      <w:proofErr w:type="spellStart"/>
      <w:r>
        <w:t>Superwood</w:t>
      </w:r>
      <w:proofErr w:type="spellEnd"/>
      <w:r>
        <w:t xml:space="preserve">: stronger than steel by weight, sold into a </w:t>
      </w:r>
      <w:proofErr w:type="gramStart"/>
      <w:r>
        <w:t>trillion dollar</w:t>
      </w:r>
      <w:proofErr w:type="gramEnd"/>
      <w:r>
        <w:t xml:space="preserve"> materials market" to: "</w:t>
      </w:r>
      <w:proofErr w:type="spellStart"/>
      <w:r>
        <w:t>Superwood</w:t>
      </w:r>
      <w:proofErr w:type="spellEnd"/>
      <w:r>
        <w:t xml:space="preserve">: stronger than steel, half the weight of aluminum, scalable to half the cost of steel — </w:t>
      </w:r>
      <w:r w:rsidRPr="00634096">
        <w:rPr>
          <w:b/>
          <w:bCs/>
        </w:rPr>
        <w:t xml:space="preserve">sold into a </w:t>
      </w:r>
      <w:proofErr w:type="gramStart"/>
      <w:r w:rsidRPr="00634096">
        <w:rPr>
          <w:b/>
          <w:bCs/>
        </w:rPr>
        <w:t>trillion dollar</w:t>
      </w:r>
      <w:proofErr w:type="gramEnd"/>
      <w:r w:rsidRPr="00634096">
        <w:rPr>
          <w:b/>
          <w:bCs/>
        </w:rPr>
        <w:t xml:space="preserve"> materials market</w:t>
      </w:r>
      <w:r>
        <w:t>." Make this bold and in the yellow highlighted text style.</w:t>
      </w:r>
    </w:p>
    <w:p w:rsidR="006376D9" w:rsidRDefault="00ED7836" w14:paraId="23219216" w14:textId="77777777">
      <w:pPr>
        <w:pStyle w:val="ListParagraph"/>
        <w:numPr>
          <w:ilvl w:val="0"/>
          <w:numId w:val="1"/>
        </w:numPr>
        <w:spacing w:after="80"/>
      </w:pPr>
      <w:r>
        <w:t>Footer currently wraps to three lines on the left — flatten it to run across the bottom on one or two lines.</w:t>
      </w:r>
    </w:p>
    <w:p w:rsidR="006376D9" w:rsidRDefault="00ED7836" w14:paraId="59EE2617" w14:textId="1AD99823">
      <w:pPr>
        <w:pStyle w:val="ListParagraph"/>
        <w:numPr>
          <w:ilvl w:val="0"/>
          <w:numId w:val="1"/>
        </w:numPr>
        <w:spacing w:after="80"/>
      </w:pPr>
      <w:r>
        <w:t xml:space="preserve">On "each </w:t>
      </w:r>
      <w:proofErr w:type="spellStart"/>
      <w:r>
        <w:t>Supermill</w:t>
      </w:r>
      <w:proofErr w:type="spellEnd"/>
      <w:r>
        <w:t xml:space="preserve"> is separately financeable": change "approximately 75%" debt to something that signals room for more debt, e.g. "</w:t>
      </w:r>
      <w:r w:rsidR="002954B1">
        <w:t>Projects financing may cover full costs of new mills; we’ve modeled only</w:t>
      </w:r>
      <w:r>
        <w:t xml:space="preserve"> 75% debt."</w:t>
      </w:r>
    </w:p>
    <w:p w:rsidR="006376D9" w:rsidRDefault="00ED7836" w14:paraId="203820DE" w14:textId="54A24F7F">
      <w:pPr>
        <w:pStyle w:val="ListParagraph"/>
        <w:numPr>
          <w:ilvl w:val="0"/>
          <w:numId w:val="1"/>
        </w:numPr>
        <w:spacing w:after="80"/>
      </w:pPr>
      <w:r>
        <w:lastRenderedPageBreak/>
        <w:t>Don't pose the question of how fast the machine replicates — instead state directly: "</w:t>
      </w:r>
      <w:proofErr w:type="spellStart"/>
      <w:r>
        <w:t>Supermills</w:t>
      </w:r>
      <w:proofErr w:type="spellEnd"/>
      <w:r>
        <w:t xml:space="preserve"> can be readily</w:t>
      </w:r>
      <w:r w:rsidR="002954B1">
        <w:t xml:space="preserve"> and rapidly</w:t>
      </w:r>
      <w:r>
        <w:t xml:space="preserve"> replicated </w:t>
      </w:r>
      <w:r w:rsidR="002954B1">
        <w:t>worldwide</w:t>
      </w:r>
      <w:r>
        <w:t>."</w:t>
      </w:r>
    </w:p>
    <w:p w:rsidR="006376D9" w:rsidRDefault="00ED7836" w14:paraId="24519654" w14:textId="7B4C4D36">
      <w:pPr>
        <w:pStyle w:val="Heading2"/>
        <w:spacing w:before="200" w:after="100"/>
      </w:pPr>
      <w:r>
        <w:t xml:space="preserve">Fast </w:t>
      </w:r>
      <w:r w:rsidR="004642FF">
        <w:t>x Fast</w:t>
      </w:r>
      <w:r>
        <w:t xml:space="preserve"> </w:t>
      </w:r>
    </w:p>
    <w:p w:rsidR="006376D9" w:rsidRDefault="00ED7836" w14:paraId="6900D866" w14:textId="5BB64DCA">
      <w:pPr>
        <w:pStyle w:val="ListParagraph"/>
        <w:numPr>
          <w:ilvl w:val="0"/>
          <w:numId w:val="1"/>
        </w:numPr>
        <w:spacing w:after="80"/>
        <w:rPr/>
      </w:pPr>
      <w:r w:rsidR="300ECF5E">
        <w:rPr/>
        <w:t xml:space="preserve">First </w:t>
      </w:r>
      <w:r w:rsidR="300ECF5E">
        <w:rPr/>
        <w:t>Supermill</w:t>
      </w:r>
      <w:r w:rsidR="300ECF5E">
        <w:rPr/>
        <w:t xml:space="preserve"> is</w:t>
      </w:r>
      <w:r w:rsidR="3733414D">
        <w:rPr/>
        <w:t xml:space="preserve"> not full scale. I would estimate</w:t>
      </w:r>
      <w:r w:rsidR="300ECF5E">
        <w:rPr/>
        <w:t xml:space="preserve"> estimated </w:t>
      </w:r>
      <w:commentRangeStart w:id="1319043790"/>
      <w:r w:rsidR="3733414D">
        <w:rPr/>
        <w:t>5-10</w:t>
      </w:r>
      <w:r w:rsidR="300ECF5E">
        <w:rPr/>
        <w:t xml:space="preserve"> megawatts </w:t>
      </w:r>
      <w:r w:rsidR="3733414D">
        <w:rPr/>
        <w:t>for now</w:t>
      </w:r>
      <w:commentRangeEnd w:id="1319043790"/>
      <w:r>
        <w:rPr>
          <w:rStyle w:val="CommentReference"/>
        </w:rPr>
        <w:commentReference w:id="1319043790"/>
      </w:r>
      <w:r w:rsidR="3733414D">
        <w:rPr/>
        <w:t>.</w:t>
      </w:r>
    </w:p>
    <w:p w:rsidR="006376D9" w:rsidRDefault="00ED7836" w14:paraId="607AB09F" w14:textId="77777777">
      <w:pPr>
        <w:pStyle w:val="ListParagraph"/>
        <w:numPr>
          <w:ilvl w:val="0"/>
          <w:numId w:val="1"/>
        </w:numPr>
        <w:spacing w:after="80"/>
      </w:pPr>
      <w:r>
        <w:t>On the right side, "six times lighter than steel" is true except in part replacement — fine as is.</w:t>
      </w:r>
    </w:p>
    <w:p w:rsidR="006376D9" w:rsidRDefault="004642FF" w14:paraId="5DD6AF5B" w14:textId="205B9267">
      <w:pPr>
        <w:pStyle w:val="Heading2"/>
        <w:spacing w:before="200" w:after="100"/>
      </w:pPr>
      <w:r>
        <w:t>Properties</w:t>
      </w:r>
    </w:p>
    <w:p w:rsidR="006376D9" w:rsidRDefault="004642FF" w14:paraId="10122FF8" w14:textId="3D539E63">
      <w:pPr>
        <w:pStyle w:val="ListParagraph"/>
        <w:numPr>
          <w:ilvl w:val="0"/>
          <w:numId w:val="1"/>
        </w:numPr>
        <w:spacing w:after="80"/>
      </w:pPr>
      <w:r>
        <w:t>Don’t use the</w:t>
      </w:r>
      <w:r w:rsidR="00ED7836">
        <w:t xml:space="preserve"> word "premium"</w:t>
      </w:r>
      <w:r>
        <w:t xml:space="preserve"> here without further explanation.</w:t>
      </w:r>
      <w:r w:rsidR="00ED7836">
        <w:t xml:space="preserve"> "</w:t>
      </w:r>
      <w:r>
        <w:t>P</w:t>
      </w:r>
      <w:r w:rsidR="00ED7836">
        <w:t>remium"</w:t>
      </w:r>
      <w:r>
        <w:t xml:space="preserve"> doesn’t make sense</w:t>
      </w:r>
      <w:r w:rsidR="00ED7836">
        <w:t xml:space="preserve"> until the deck introduces staged market entry.</w:t>
      </w:r>
      <w:r>
        <w:t xml:space="preserve"> This is a key thing I would add</w:t>
      </w:r>
      <w:r w:rsidR="00E167D4">
        <w:t xml:space="preserve"> next, though</w:t>
      </w:r>
      <w:r>
        <w:t xml:space="preserve"> – the three circles plot – explaining our staged entry next. We will lose investors if we don’t bridge </w:t>
      </w:r>
      <w:r w:rsidR="00E167D4">
        <w:t>through the early premium markets, but this slide, as drafted, would only cause confusion.</w:t>
      </w:r>
    </w:p>
    <w:p w:rsidR="006376D9" w:rsidRDefault="00ED7836" w14:paraId="24C704E1" w14:textId="4DFADB5D">
      <w:pPr>
        <w:pStyle w:val="ListParagraph"/>
        <w:numPr>
          <w:ilvl w:val="0"/>
          <w:numId w:val="1"/>
        </w:numPr>
        <w:spacing w:after="80"/>
      </w:pPr>
      <w:r>
        <w:t xml:space="preserve">On this slide, simply say </w:t>
      </w:r>
      <w:r w:rsidR="00E167D4">
        <w:t>the</w:t>
      </w:r>
      <w:r>
        <w:t xml:space="preserve"> product </w:t>
      </w:r>
      <w:r w:rsidR="00E167D4">
        <w:t>“</w:t>
      </w:r>
      <w:r>
        <w:t>wins today</w:t>
      </w:r>
      <w:r w:rsidR="00E167D4">
        <w:t xml:space="preserve"> - </w:t>
      </w:r>
      <w:r>
        <w:t>high performance, with a path to costs below steel."</w:t>
      </w:r>
    </w:p>
    <w:p w:rsidR="006376D9" w:rsidRDefault="00ED7836" w14:paraId="291B51E1" w14:textId="77777777">
      <w:pPr>
        <w:pStyle w:val="Heading2"/>
        <w:spacing w:before="200" w:after="100"/>
      </w:pPr>
      <w:r>
        <w:t>Cost Roadmap (slide)</w:t>
      </w:r>
    </w:p>
    <w:p w:rsidR="006376D9" w:rsidRDefault="00ED7836" w14:paraId="1820E568" w14:textId="77777777">
      <w:pPr>
        <w:pStyle w:val="ListParagraph"/>
        <w:numPr>
          <w:ilvl w:val="0"/>
          <w:numId w:val="1"/>
        </w:numPr>
        <w:spacing w:after="80"/>
      </w:pPr>
      <w:r>
        <w:t>This slide drives home the staged-entry / cost-trajectory point raised on slide seven — like it as is.</w:t>
      </w:r>
    </w:p>
    <w:p w:rsidR="006376D9" w:rsidRDefault="00ED7836" w14:paraId="410D87E5" w14:textId="77777777">
      <w:pPr>
        <w:pStyle w:val="ListParagraph"/>
        <w:numPr>
          <w:ilvl w:val="0"/>
          <w:numId w:val="1"/>
        </w:numPr>
        <w:spacing w:after="80"/>
      </w:pPr>
      <w:r>
        <w:t>Reconsider whether "Cost Roadmap" needs full capitalization as a title.</w:t>
      </w:r>
    </w:p>
    <w:p w:rsidR="006376D9" w:rsidRDefault="00ED7836" w14:paraId="3F23301D" w14:textId="3B449D15">
      <w:pPr>
        <w:pStyle w:val="ListParagraph"/>
        <w:numPr>
          <w:ilvl w:val="0"/>
          <w:numId w:val="1"/>
        </w:numPr>
        <w:spacing w:after="80"/>
      </w:pPr>
      <w:r>
        <w:t xml:space="preserve">The footer notes costs are built from identified engineering savings at each scale — this is a critical point currently buried in a footnote. Bring </w:t>
      </w:r>
      <w:r w:rsidR="00DF714E">
        <w:t>that comment</w:t>
      </w:r>
      <w:r>
        <w:t xml:space="preserve"> up more prominently on the slide itself, e.g. an arrow to the </w:t>
      </w:r>
      <w:proofErr w:type="spellStart"/>
      <w:r>
        <w:t>Supermill</w:t>
      </w:r>
      <w:proofErr w:type="spellEnd"/>
      <w:r>
        <w:t xml:space="preserve"> Two costs, highlighting that these savings come from parallel processing at marginally improved rates rather than a fundamental </w:t>
      </w:r>
      <w:r w:rsidR="00DF714E">
        <w:t>rearchitected</w:t>
      </w:r>
      <w:r>
        <w:t xml:space="preserve"> process.</w:t>
      </w:r>
    </w:p>
    <w:p w:rsidR="006376D9" w:rsidRDefault="003765C9" w14:paraId="168434CE" w14:textId="562187EC">
      <w:pPr>
        <w:pStyle w:val="ListParagraph"/>
        <w:numPr>
          <w:ilvl w:val="0"/>
          <w:numId w:val="1"/>
        </w:numPr>
        <w:spacing w:after="80"/>
        <w:rPr/>
      </w:pPr>
      <w:r w:rsidR="2FE5F530">
        <w:rPr/>
        <w:t>Aggressive to</w:t>
      </w:r>
      <w:r w:rsidR="300ECF5E">
        <w:rPr/>
        <w:t xml:space="preserve"> assume $15 out of the gate for structural boards — that price has been proposed to customers, and they are walking away / passing. This is </w:t>
      </w:r>
      <w:r w:rsidR="300ECF5E">
        <w:rPr/>
        <w:t>very different</w:t>
      </w:r>
      <w:r w:rsidR="300ECF5E">
        <w:rPr/>
        <w:t xml:space="preserve"> from the exterior-board pricing</w:t>
      </w:r>
      <w:r w:rsidR="331EE4E5">
        <w:rPr/>
        <w:t>, where customers stick at $25/sf</w:t>
      </w:r>
      <w:r w:rsidR="300ECF5E">
        <w:rPr/>
        <w:t>.</w:t>
      </w:r>
      <w:ins w:author="Alex Lau" w:date="2026-08-29T18:45:56.536Z" w16du:dateUtc="2026-08-29T18:45:56.536Z" w:id="2072471752">
        <w:r w:rsidR="4AADB888">
          <w:t xml:space="preserve"> [</w:t>
        </w:r>
        <w:r w:rsidR="4AADB888">
          <w:t>I’m</w:t>
        </w:r>
        <w:r w:rsidR="4AADB888">
          <w:t xml:space="preserve"> assuming $5.50/sf for interior boards in this diagram</w:t>
        </w:r>
      </w:ins>
      <w:ins w:author="Alex Lau" w:date="2026-08-29T18:46:59.934Z" w16du:dateUtc="2026-08-29T18:46:59.934Z" w:id="1193204262">
        <w:r w:rsidR="4AADB888">
          <w:t xml:space="preserve">. $15 today would be for premium interior </w:t>
        </w:r>
        <w:r w:rsidR="102078F4">
          <w:t>like mullions, blinds, luxury</w:t>
        </w:r>
      </w:ins>
      <w:ins w:author="Alex Lau" w:date="2026-08-29T18:47:05.388Z" w16du:dateUtc="2026-08-29T18:47:05.388Z" w:id="882315595">
        <w:r w:rsidR="102078F4">
          <w:t xml:space="preserve"> furniture structures</w:t>
        </w:r>
      </w:ins>
      <w:ins w:author="Alex Lau" w:date="2026-08-29T18:45:56.536Z" w16du:dateUtc="2026-08-29T18:45:56.536Z" w:id="1219153967">
        <w:r w:rsidR="4AADB888">
          <w:t>]</w:t>
        </w:r>
      </w:ins>
    </w:p>
    <w:p w:rsidR="006376D9" w:rsidRDefault="00ED7836" w14:paraId="07A9B724" w14:textId="6E370791">
      <w:pPr>
        <w:pStyle w:val="Heading2"/>
        <w:spacing w:before="200" w:after="100"/>
      </w:pPr>
      <w:proofErr w:type="spellStart"/>
      <w:r>
        <w:t>Supermill</w:t>
      </w:r>
      <w:proofErr w:type="spellEnd"/>
      <w:r>
        <w:t xml:space="preserve"> One </w:t>
      </w:r>
    </w:p>
    <w:p w:rsidR="006376D9" w:rsidRDefault="00ED7836" w14:paraId="14E3956E" w14:textId="77777777">
      <w:pPr>
        <w:pStyle w:val="ListParagraph"/>
        <w:numPr>
          <w:ilvl w:val="0"/>
          <w:numId w:val="1"/>
        </w:numPr>
        <w:spacing w:after="80"/>
      </w:pPr>
      <w:r>
        <w:t xml:space="preserve">Under "commercial shipments," don't say "since December </w:t>
      </w:r>
      <w:proofErr w:type="gramStart"/>
      <w:r>
        <w:t>2025" —</w:t>
      </w:r>
      <w:proofErr w:type="gramEnd"/>
      <w:r>
        <w:t xml:space="preserve"> revenue to date is effectively nothing, which invites an awkward question. Instead say: "Shipping today, ramping through 2025 and 2026."</w:t>
      </w:r>
    </w:p>
    <w:p w:rsidR="006376D9" w:rsidRDefault="00AB08CF" w14:paraId="79E85D05" w14:textId="1EA0204F">
      <w:pPr>
        <w:pStyle w:val="Heading2"/>
        <w:spacing w:before="200" w:after="100"/>
      </w:pPr>
      <w:r>
        <w:t>Customers</w:t>
      </w:r>
    </w:p>
    <w:p w:rsidR="006376D9" w:rsidRDefault="00ED7836" w14:paraId="6CF8AF97" w14:textId="77777777">
      <w:pPr>
        <w:pStyle w:val="ListParagraph"/>
        <w:numPr>
          <w:ilvl w:val="0"/>
          <w:numId w:val="1"/>
        </w:numPr>
        <w:spacing w:after="80"/>
      </w:pPr>
      <w:r>
        <w:t>Reword to: "With so many opportunities, focusing execution on a small number of scalable opportunities as shown in the bottom left section is critical." Direct the reader to the bottom-left section.</w:t>
      </w:r>
    </w:p>
    <w:p w:rsidR="006376D9" w:rsidRDefault="00ED7836" w14:paraId="7A553574" w14:textId="77777777">
      <w:pPr>
        <w:pStyle w:val="Heading2"/>
        <w:spacing w:before="200" w:after="100"/>
      </w:pPr>
      <w:r>
        <w:t>Scaling Slide</w:t>
      </w:r>
    </w:p>
    <w:p w:rsidR="006376D9" w:rsidRDefault="00ED7836" w14:paraId="31F08BBE" w14:textId="77777777">
      <w:pPr>
        <w:pStyle w:val="ListParagraph"/>
        <w:numPr>
          <w:ilvl w:val="0"/>
          <w:numId w:val="1"/>
        </w:numPr>
        <w:spacing w:after="80"/>
      </w:pPr>
      <w:r>
        <w:t>Good as is.</w:t>
      </w:r>
    </w:p>
    <w:p w:rsidR="006376D9" w:rsidRDefault="00247B5F" w14:paraId="742DC160" w14:textId="6E0F67E5">
      <w:pPr>
        <w:pStyle w:val="Heading2"/>
        <w:spacing w:before="200" w:after="100"/>
      </w:pPr>
      <w:r>
        <w:t>The Fleet</w:t>
      </w:r>
    </w:p>
    <w:p w:rsidR="006376D9" w:rsidRDefault="00247B5F" w14:paraId="1A607969" w14:textId="658A46AA">
      <w:pPr>
        <w:pStyle w:val="ListParagraph"/>
        <w:numPr>
          <w:ilvl w:val="0"/>
          <w:numId w:val="1"/>
        </w:numPr>
        <w:spacing w:after="80"/>
      </w:pPr>
      <w:r>
        <w:t>Formatting nit: it may be worth lining</w:t>
      </w:r>
      <w:r w:rsidR="00ED7836">
        <w:t xml:space="preserve"> up the height of the boxes in the top section and spac</w:t>
      </w:r>
      <w:r>
        <w:t>ing</w:t>
      </w:r>
      <w:r w:rsidR="00ED7836">
        <w:t xml:space="preserve"> them evenly — minor formatting only; the visual itself is very good. Fine with five blocks despite earlier concerns about block count on a prior version.</w:t>
      </w:r>
    </w:p>
    <w:p w:rsidR="006376D9" w:rsidRDefault="00ED7836" w14:paraId="021E7C9A" w14:textId="346BBB0D">
      <w:pPr>
        <w:pStyle w:val="ListParagraph"/>
        <w:numPr>
          <w:ilvl w:val="0"/>
          <w:numId w:val="1"/>
        </w:numPr>
        <w:spacing w:after="80"/>
      </w:pPr>
      <w:r>
        <w:t xml:space="preserve">On global demand potential, add dollar figures: revise to "global demand potential is greater than 7,000 </w:t>
      </w:r>
      <w:proofErr w:type="spellStart"/>
      <w:r>
        <w:t>Supermill</w:t>
      </w:r>
      <w:proofErr w:type="spellEnd"/>
      <w:r>
        <w:t xml:space="preserve"> Two equivalents, which collectively represent over $500 billion in combined revenue."</w:t>
      </w:r>
      <w:r w:rsidR="009765C1">
        <w:t xml:space="preserve"> Note that this assumes about a 4x reduction in price with </w:t>
      </w:r>
      <w:proofErr w:type="spellStart"/>
      <w:r w:rsidR="009765C1">
        <w:t>chipmills</w:t>
      </w:r>
      <w:proofErr w:type="spellEnd"/>
      <w:r w:rsidR="009765C1">
        <w:t xml:space="preserve"> vs. SM2, but I don’t want to highlight that on slide.</w:t>
      </w:r>
    </w:p>
    <w:p w:rsidR="006376D9" w:rsidRDefault="009765C1" w14:paraId="669ED00C" w14:textId="3516E1B9">
      <w:pPr>
        <w:pStyle w:val="ListParagraph"/>
        <w:numPr>
          <w:ilvl w:val="0"/>
          <w:numId w:val="1"/>
        </w:numPr>
        <w:spacing w:after="80"/>
      </w:pPr>
      <w:r>
        <w:t>I would probably a</w:t>
      </w:r>
      <w:r w:rsidR="00ED7836">
        <w:t xml:space="preserve">dd an asterisked footnote: "Assumes the eventual replacement of more than 50% of the world's current steel production" </w:t>
      </w:r>
    </w:p>
    <w:p w:rsidR="006376D9" w:rsidRDefault="00ED7836" w14:paraId="75A04DBA" w14:textId="77777777">
      <w:pPr>
        <w:pStyle w:val="Heading2"/>
        <w:spacing w:before="200" w:after="100"/>
      </w:pPr>
      <w:r>
        <w:t>Team Slide</w:t>
      </w:r>
    </w:p>
    <w:p w:rsidR="006376D9" w:rsidRDefault="00ED7836" w14:paraId="21D2C299" w14:textId="7C81FFE1">
      <w:pPr>
        <w:pStyle w:val="ListParagraph"/>
        <w:numPr>
          <w:ilvl w:val="0"/>
          <w:numId w:val="1"/>
        </w:numPr>
        <w:spacing w:after="80"/>
        <w:rPr/>
      </w:pPr>
      <w:r w:rsidR="300ECF5E">
        <w:rPr/>
        <w:t xml:space="preserve">Add Tom Dorsh back in. Keep everyone else </w:t>
      </w:r>
      <w:r w:rsidR="300ECF5E">
        <w:rPr/>
        <w:t>as</w:t>
      </w:r>
      <w:r w:rsidR="300ECF5E">
        <w:rPr/>
        <w:t xml:space="preserve"> is.</w:t>
      </w:r>
      <w:ins w:author="Alex Lau" w:date="2026-08-29T18:40:51.253Z" w16du:dateUtc="2026-08-29T18:40:51.253Z" w:id="1147801258">
        <w:r w:rsidR="742DB50E">
          <w:t xml:space="preserve"> </w:t>
        </w:r>
      </w:ins>
      <w:ins w:author="Alex Lau" w:date="2026-08-29T18:41:15.873Z" w16du:dateUtc="2026-08-29T18:41:15.873Z" w:id="38202386">
        <w:r w:rsidR="742DB50E">
          <w:t>[A</w:t>
        </w:r>
        <w:r w:rsidR="51573810">
          <w:t>L--</w:t>
        </w:r>
      </w:ins>
      <w:ins w:author="Alex Lau" w:date="2026-08-29T18:40:51.253Z" w16du:dateUtc="2026-08-29T18:40:51.253Z" w:id="1791120937">
        <w:r w:rsidR="742DB50E">
          <w:t>I’m</w:t>
        </w:r>
        <w:r w:rsidR="742DB50E">
          <w:t xml:space="preserve"> thinking about replacing Jiaqi with Tom, </w:t>
        </w:r>
        <w:r w:rsidR="742DB50E">
          <w:t>possibly replacing</w:t>
        </w:r>
        <w:r w:rsidR="742DB50E">
          <w:t xml:space="preserve"> </w:t>
        </w:r>
      </w:ins>
      <w:ins w:author="Alex Lau" w:date="2026-08-29T18:41:59.383Z" w16du:dateUtc="2026-08-29T18:41:59.383Z" w:id="1169019814">
        <w:r w:rsidR="7D75109F">
          <w:t xml:space="preserve">Jack with Neal, but not sure if Neal is enough of a plus for investors vs Jack’s background </w:t>
        </w:r>
      </w:ins>
      <w:ins w:author="Alex Lau" w:date="2026-08-29T18:42:18.539Z" w16du:dateUtc="2026-08-29T18:42:18.539Z" w:id="1407199721">
        <w:r w:rsidR="7D75109F">
          <w:t>developing scale products with Weyerhaeuser]</w:t>
        </w:r>
      </w:ins>
    </w:p>
    <w:p w:rsidR="006376D9" w:rsidRDefault="00ED7836" w14:paraId="2D801BF5" w14:textId="77777777">
      <w:pPr>
        <w:pStyle w:val="Heading2"/>
        <w:spacing w:before="200" w:after="100"/>
      </w:pPr>
      <w:r>
        <w:lastRenderedPageBreak/>
        <w:t>Journey Slide</w:t>
      </w:r>
    </w:p>
    <w:p w:rsidR="006376D9" w:rsidRDefault="00ED7836" w14:paraId="26BD5E92" w14:textId="77777777">
      <w:pPr>
        <w:pStyle w:val="ListParagraph"/>
        <w:numPr>
          <w:ilvl w:val="0"/>
          <w:numId w:val="1"/>
        </w:numPr>
        <w:spacing w:after="80"/>
      </w:pPr>
      <w:r>
        <w:t>Good as is.</w:t>
      </w:r>
    </w:p>
    <w:p w:rsidR="006376D9" w:rsidRDefault="00ED7836" w14:paraId="49E1D557" w14:textId="77777777">
      <w:pPr>
        <w:pStyle w:val="Heading2"/>
        <w:spacing w:before="200" w:after="100"/>
      </w:pPr>
      <w:r>
        <w:t>Financing Slide</w:t>
      </w:r>
    </w:p>
    <w:p w:rsidR="006376D9" w:rsidRDefault="00ED7836" w14:paraId="77C23D53" w14:textId="77777777">
      <w:pPr>
        <w:pStyle w:val="ListParagraph"/>
        <w:numPr>
          <w:ilvl w:val="0"/>
          <w:numId w:val="1"/>
        </w:numPr>
        <w:spacing w:after="80"/>
      </w:pPr>
      <w:r>
        <w:t xml:space="preserve">Under "Series B 2027 — Key Milestones," it's unclear whether the listed milestones (build </w:t>
      </w:r>
      <w:proofErr w:type="spellStart"/>
      <w:r>
        <w:t>Supermill</w:t>
      </w:r>
      <w:proofErr w:type="spellEnd"/>
      <w:r>
        <w:t xml:space="preserve"> Two) are achieved before or after the Series B. Reword to "Key milestones enabled" for both items to remove the ambiguity.</w:t>
      </w:r>
    </w:p>
    <w:p w:rsidR="006376D9" w:rsidRDefault="003055A7" w14:paraId="71B7875F" w14:textId="07AE4398">
      <w:pPr>
        <w:pStyle w:val="Heading2"/>
        <w:spacing w:before="200" w:after="100"/>
      </w:pPr>
      <w:r>
        <w:t>The Opportunity</w:t>
      </w:r>
    </w:p>
    <w:p w:rsidR="006376D9" w:rsidRDefault="00ED7836" w14:paraId="28D128D8" w14:textId="77777777">
      <w:pPr>
        <w:pStyle w:val="ListParagraph"/>
        <w:numPr>
          <w:ilvl w:val="0"/>
          <w:numId w:val="1"/>
        </w:numPr>
        <w:spacing w:after="80"/>
      </w:pPr>
      <w:r>
        <w:t>Move the forward-looking-statement footer off this slide and onto the "Thank You" slide — don't pair it with the slide that states the offering directly.</w:t>
      </w:r>
    </w:p>
    <w:p w:rsidR="006376D9" w:rsidRDefault="00ED7836" w14:paraId="7B18BE82" w14:textId="77777777">
      <w:pPr>
        <w:pStyle w:val="Heading2"/>
        <w:spacing w:before="200" w:after="100"/>
      </w:pPr>
      <w:r>
        <w:t>Appendix</w:t>
      </w:r>
    </w:p>
    <w:p w:rsidR="00E95A4C" w:rsidRDefault="00ED7836" w14:paraId="18FE4497" w14:textId="14107AA9">
      <w:pPr>
        <w:pStyle w:val="ListParagraph"/>
        <w:numPr>
          <w:ilvl w:val="0"/>
          <w:numId w:val="1"/>
        </w:numPr>
        <w:spacing w:after="80"/>
      </w:pPr>
      <w:r>
        <w:t>The Appendix landing slide is fantastic</w:t>
      </w:r>
      <w:r w:rsidR="00E95A4C">
        <w:t>; but I fear that people may quit at “Thank you”</w:t>
      </w:r>
      <w:r>
        <w:t>.</w:t>
      </w:r>
      <w:r w:rsidR="00E95A4C">
        <w:t xml:space="preserve"> I might invert the order of those two slides.</w:t>
      </w:r>
    </w:p>
    <w:p w:rsidR="006376D9" w:rsidRDefault="00ED7836" w14:paraId="7F516B79" w14:textId="6D9A0CC0">
      <w:pPr>
        <w:pStyle w:val="ListParagraph"/>
        <w:numPr>
          <w:ilvl w:val="0"/>
          <w:numId w:val="1"/>
        </w:numPr>
        <w:spacing w:after="80"/>
      </w:pPr>
      <w:r>
        <w:t xml:space="preserve">The closing </w:t>
      </w:r>
      <w:proofErr w:type="gramStart"/>
      <w:r>
        <w:t>bullet — "</w:t>
      </w:r>
      <w:proofErr w:type="gramEnd"/>
      <w:r>
        <w:t xml:space="preserve">Steel had the mini mill; Wood has the </w:t>
      </w:r>
      <w:proofErr w:type="spellStart"/>
      <w:proofErr w:type="gramStart"/>
      <w:r>
        <w:t>Supermill</w:t>
      </w:r>
      <w:proofErr w:type="spellEnd"/>
      <w:r>
        <w:t>" —</w:t>
      </w:r>
      <w:proofErr w:type="gramEnd"/>
      <w:r>
        <w:t xml:space="preserve"> is exactly where to leave the reader.</w:t>
      </w:r>
    </w:p>
    <w:p w:rsidR="006376D9" w:rsidRDefault="00ED7836" w14:paraId="7194F0AC" w14:textId="77777777">
      <w:pPr>
        <w:pStyle w:val="Heading2"/>
        <w:spacing w:before="200" w:after="100"/>
      </w:pPr>
      <w:r>
        <w:t>Slide Twenty</w:t>
      </w:r>
    </w:p>
    <w:p w:rsidR="00627FAC" w:rsidRDefault="00627FAC" w14:paraId="384972DB" w14:textId="2189709A">
      <w:pPr>
        <w:pStyle w:val="ListParagraph"/>
        <w:numPr>
          <w:ilvl w:val="0"/>
          <w:numId w:val="1"/>
        </w:numPr>
        <w:spacing w:after="80"/>
      </w:pPr>
      <w:r>
        <w:t xml:space="preserve">I love the concept on this slide and the closing phrase of this slide, “Steel has the </w:t>
      </w:r>
      <w:proofErr w:type="spellStart"/>
      <w:r>
        <w:t>minimill</w:t>
      </w:r>
      <w:proofErr w:type="spellEnd"/>
      <w:r>
        <w:t>.</w:t>
      </w:r>
      <w:r w:rsidR="005368B2">
        <w:t xml:space="preserve"> Wood has the SUPERMILL.”</w:t>
      </w:r>
    </w:p>
    <w:p w:rsidR="006376D9" w:rsidRDefault="00E64939" w14:paraId="79E1F017" w14:textId="4E15B0A0">
      <w:pPr>
        <w:pStyle w:val="ListParagraph"/>
        <w:numPr>
          <w:ilvl w:val="0"/>
          <w:numId w:val="1"/>
        </w:numPr>
        <w:spacing w:after="80"/>
        <w:rPr/>
      </w:pPr>
      <w:r w:rsidR="402A4B01">
        <w:rPr/>
        <w:t xml:space="preserve">I would </w:t>
      </w:r>
      <w:r w:rsidR="7180E8F4">
        <w:rPr/>
        <w:t xml:space="preserve">shift to a comparison of a </w:t>
      </w:r>
      <w:r w:rsidR="7180E8F4">
        <w:rPr/>
        <w:t>Chipmill</w:t>
      </w:r>
      <w:r w:rsidR="7180E8F4">
        <w:rPr/>
        <w:t xml:space="preserve"> with a Steel </w:t>
      </w:r>
      <w:r w:rsidR="7180E8F4">
        <w:rPr/>
        <w:t>Minimill</w:t>
      </w:r>
      <w:r w:rsidR="7180E8F4">
        <w:rPr/>
        <w:t xml:space="preserve"> here.</w:t>
      </w:r>
      <w:r w:rsidR="402A4B01">
        <w:rPr/>
        <w:t xml:space="preserve"> </w:t>
      </w:r>
      <w:r w:rsidR="300ECF5E">
        <w:rPr/>
        <w:t>Supermill</w:t>
      </w:r>
      <w:r w:rsidR="300ECF5E">
        <w:rPr/>
        <w:t xml:space="preserve"> Two's volume output is shown as</w:t>
      </w:r>
      <w:r w:rsidR="0A2142B4">
        <w:rPr/>
        <w:t xml:space="preserve"> 24k but is </w:t>
      </w:r>
      <w:r w:rsidR="0A2142B4">
        <w:rPr/>
        <w:t>actually</w:t>
      </w:r>
      <w:r w:rsidR="300ECF5E">
        <w:rPr/>
        <w:t xml:space="preserve"> 20</w:t>
      </w:r>
      <w:r w:rsidR="0A2142B4">
        <w:rPr/>
        <w:t>k</w:t>
      </w:r>
      <w:r w:rsidR="0A2142B4">
        <w:rPr/>
        <w:t xml:space="preserve"> </w:t>
      </w:r>
      <w:r w:rsidR="300ECF5E">
        <w:rPr/>
        <w:t>cubic meters a year, which doesn't compare well to 350,000 cubic meters a year for a sheet-steel mini-mill</w:t>
      </w:r>
      <w:r w:rsidR="48AE6483">
        <w:rPr/>
        <w:t>.</w:t>
      </w:r>
      <w:r w:rsidR="300ECF5E">
        <w:rPr/>
        <w:t xml:space="preserve"> </w:t>
      </w:r>
      <w:r w:rsidR="68E1F411">
        <w:rPr/>
        <w:t xml:space="preserve">They are 17x larger in volume and have </w:t>
      </w:r>
      <w:r w:rsidR="402A4B01">
        <w:rPr/>
        <w:t xml:space="preserve">6-12x the capex. </w:t>
      </w:r>
      <w:commentRangeStart w:id="1779799611"/>
      <w:r w:rsidR="402A4B01">
        <w:rPr/>
        <w:t xml:space="preserve">This is </w:t>
      </w:r>
      <w:r w:rsidR="300ECF5E">
        <w:rPr/>
        <w:t>the opposite of the capital-efficiency story intended, which will confuse readers.</w:t>
      </w:r>
      <w:commentRangeEnd w:id="1779799611"/>
      <w:r>
        <w:rPr>
          <w:rStyle w:val="CommentReference"/>
        </w:rPr>
        <w:commentReference w:id="1779799611"/>
      </w:r>
    </w:p>
    <w:p w:rsidR="006376D9" w:rsidRDefault="00ED7836" w14:paraId="707DA6A0" w14:textId="77777777">
      <w:pPr>
        <w:pStyle w:val="ListParagraph"/>
        <w:numPr>
          <w:ilvl w:val="0"/>
          <w:numId w:val="1"/>
        </w:numPr>
        <w:spacing w:after="80"/>
      </w:pPr>
      <w:r>
        <w:t xml:space="preserve">Root cause: the slide shows </w:t>
      </w:r>
      <w:proofErr w:type="spellStart"/>
      <w:r>
        <w:t>Supermill</w:t>
      </w:r>
      <w:proofErr w:type="spellEnd"/>
      <w:r>
        <w:t xml:space="preserve"> Two economics but labels it generically as "</w:t>
      </w:r>
      <w:proofErr w:type="spellStart"/>
      <w:r>
        <w:t>Supermill</w:t>
      </w:r>
      <w:proofErr w:type="spellEnd"/>
      <w:r>
        <w:t>."</w:t>
      </w:r>
    </w:p>
    <w:p w:rsidR="006376D9" w:rsidRDefault="00ED7836" w14:paraId="1F6E4508" w14:textId="3F3D9048">
      <w:pPr>
        <w:pStyle w:val="ListParagraph"/>
        <w:numPr>
          <w:ilvl w:val="0"/>
          <w:numId w:val="1"/>
        </w:numPr>
        <w:spacing w:after="80"/>
      </w:pPr>
      <w:r>
        <w:t xml:space="preserve">Framing decision to make: if the goal is to show capital efficiency, use a chip mill vs. steel mini-mill comparison; if the goal is to show margin and profitability, use </w:t>
      </w:r>
      <w:proofErr w:type="spellStart"/>
      <w:r>
        <w:t>Supermill</w:t>
      </w:r>
      <w:proofErr w:type="spellEnd"/>
      <w:r>
        <w:t xml:space="preserve"> Two.</w:t>
      </w:r>
      <w:r w:rsidR="00D11380">
        <w:t xml:space="preserve"> I lean </w:t>
      </w:r>
      <w:proofErr w:type="gramStart"/>
      <w:r w:rsidR="00D11380">
        <w:t>to</w:t>
      </w:r>
      <w:proofErr w:type="gramEnd"/>
      <w:r w:rsidR="00D11380">
        <w:t xml:space="preserve"> the chip mill.</w:t>
      </w:r>
    </w:p>
    <w:sectPr w:rsidR="006376D9">
      <w:pgSz w:w="12240" w:h="15840"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L" w:author="Alex Lau" w:date="2026-08-29T11:44:44" w:id="1779799611">
    <w:p xmlns:w14="http://schemas.microsoft.com/office/word/2010/wordml" xmlns:w="http://schemas.openxmlformats.org/wordprocessingml/2006/main" w:rsidR="4B00AB92" w:rsidRDefault="04097EC3" w14:paraId="11EE9E92" w14:textId="4FE616F1">
      <w:pPr>
        <w:pStyle w:val="CommentText"/>
      </w:pPr>
      <w:r>
        <w:rPr>
          <w:rStyle w:val="CommentReference"/>
        </w:rPr>
        <w:annotationRef/>
      </w:r>
      <w:r w:rsidRPr="4B516FBC" w:rsidR="6141AAAF">
        <w:t>Unfortunately at the SUPERMILL TWO scale we have similar capex intensity to a steel MiniMill. But we're faster and easier to site, can scale better with demand, better feedstock. The lower capex intensity story comes with the CHIPMILL (or with China pricing for capex)</w:t>
      </w:r>
    </w:p>
  </w:comment>
  <w:comment xmlns:w="http://schemas.openxmlformats.org/wordprocessingml/2006/main" w:initials="AL" w:author="Alex Lau" w:date="2026-08-29T11:48:58" w:id="1319043790">
    <w:p xmlns:w14="http://schemas.microsoft.com/office/word/2010/wordml" xmlns:w="http://schemas.openxmlformats.org/wordprocessingml/2006/main" w:rsidR="5A740C3F" w:rsidRDefault="105D4B29" w14:paraId="20E4B289" w14:textId="7E745C0C">
      <w:pPr>
        <w:pStyle w:val="CommentText"/>
      </w:pPr>
      <w:r>
        <w:rPr>
          <w:rStyle w:val="CommentReference"/>
        </w:rPr>
        <w:annotationRef/>
      </w:r>
      <w:r w:rsidRPr="2D62676A" w:rsidR="50CFA9CD">
        <w:t>I can say &lt; 5 MW electrical load, and stay silent on the exact grid connection number.</w:t>
      </w:r>
    </w:p>
  </w:comment>
</w:comments>
</file>

<file path=word/commentsExtended.xml><?xml version="1.0" encoding="utf-8"?>
<w15:commentsEx xmlns:mc="http://schemas.openxmlformats.org/markup-compatibility/2006" xmlns:w15="http://schemas.microsoft.com/office/word/2012/wordml" mc:Ignorable="w15">
  <w15:commentEx w15:done="0" w15:paraId="11EE9E92"/>
  <w15:commentEx w15:done="0" w15:paraId="20E4B28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57E444" w16cex:dateUtc="2026-08-29T18:44:44.599Z"/>
  <w16cex:commentExtensible w16cex:durableId="4BEC114B" w16cex:dateUtc="2026-08-29T18:48:58.114Z"/>
</w16cex:commentsExtensible>
</file>

<file path=word/commentsIds.xml><?xml version="1.0" encoding="utf-8"?>
<w16cid:commentsIds xmlns:mc="http://schemas.openxmlformats.org/markup-compatibility/2006" xmlns:w16cid="http://schemas.microsoft.com/office/word/2016/wordml/cid" mc:Ignorable="w16cid">
  <w16cid:commentId w16cid:paraId="11EE9E92" w16cid:durableId="3A57E444"/>
  <w16cid:commentId w16cid:paraId="20E4B289" w16cid:durableId="4BEC11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D1A7F"/>
    <w:multiLevelType w:val="hybridMultilevel"/>
    <w:tmpl w:val="7F5EAE60"/>
    <w:lvl w:ilvl="0" w:tplc="48EE519E">
      <w:start w:val="1"/>
      <w:numFmt w:val="bullet"/>
      <w:lvlText w:val="●"/>
      <w:lvlJc w:val="left"/>
      <w:pPr>
        <w:ind w:left="720" w:hanging="360"/>
      </w:pPr>
    </w:lvl>
    <w:lvl w:ilvl="1" w:tplc="71AE9FE6">
      <w:start w:val="1"/>
      <w:numFmt w:val="bullet"/>
      <w:lvlText w:val="○"/>
      <w:lvlJc w:val="left"/>
      <w:pPr>
        <w:ind w:left="1440" w:hanging="360"/>
      </w:pPr>
    </w:lvl>
    <w:lvl w:ilvl="2" w:tplc="A2EE03FA">
      <w:start w:val="1"/>
      <w:numFmt w:val="bullet"/>
      <w:lvlText w:val="■"/>
      <w:lvlJc w:val="left"/>
      <w:pPr>
        <w:ind w:left="2160" w:hanging="360"/>
      </w:pPr>
    </w:lvl>
    <w:lvl w:ilvl="3" w:tplc="0B62F438">
      <w:start w:val="1"/>
      <w:numFmt w:val="bullet"/>
      <w:lvlText w:val="●"/>
      <w:lvlJc w:val="left"/>
      <w:pPr>
        <w:ind w:left="2880" w:hanging="360"/>
      </w:pPr>
    </w:lvl>
    <w:lvl w:ilvl="4" w:tplc="91A61A0A">
      <w:start w:val="1"/>
      <w:numFmt w:val="bullet"/>
      <w:lvlText w:val="○"/>
      <w:lvlJc w:val="left"/>
      <w:pPr>
        <w:ind w:left="3600" w:hanging="360"/>
      </w:pPr>
    </w:lvl>
    <w:lvl w:ilvl="5" w:tplc="410CD790">
      <w:start w:val="1"/>
      <w:numFmt w:val="bullet"/>
      <w:lvlText w:val="■"/>
      <w:lvlJc w:val="left"/>
      <w:pPr>
        <w:ind w:left="4320" w:hanging="360"/>
      </w:pPr>
    </w:lvl>
    <w:lvl w:ilvl="6" w:tplc="3234525A">
      <w:start w:val="1"/>
      <w:numFmt w:val="bullet"/>
      <w:lvlText w:val="●"/>
      <w:lvlJc w:val="left"/>
      <w:pPr>
        <w:ind w:left="5040" w:hanging="360"/>
      </w:pPr>
    </w:lvl>
    <w:lvl w:ilvl="7" w:tplc="A69A1368">
      <w:start w:val="1"/>
      <w:numFmt w:val="bullet"/>
      <w:lvlText w:val="●"/>
      <w:lvlJc w:val="left"/>
      <w:pPr>
        <w:ind w:left="5760" w:hanging="360"/>
      </w:pPr>
    </w:lvl>
    <w:lvl w:ilvl="8" w:tplc="BF4C5270">
      <w:start w:val="1"/>
      <w:numFmt w:val="bullet"/>
      <w:lvlText w:val="●"/>
      <w:lvlJc w:val="left"/>
      <w:pPr>
        <w:ind w:left="6480" w:hanging="360"/>
      </w:pPr>
    </w:lvl>
  </w:abstractNum>
  <w:num w:numId="1" w16cid:durableId="409617747">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Alex Lau">
    <w15:presenceInfo w15:providerId="AD" w15:userId="S::alex@inventwood.com::eb45372c-f48c-4806-a83f-c65e0b87e44a"/>
  </w15:person>
  <w15:person w15:author="Alex Lau">
    <w15:presenceInfo w15:providerId="AD" w15:userId="S::alex@inventwood.com::eb45372c-f48c-4806-a83f-c65e0b87e4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3"/>
  <w:doNotDisplayPageBoundaries/>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6D9"/>
    <w:rsid w:val="0013578E"/>
    <w:rsid w:val="00247B5F"/>
    <w:rsid w:val="0025316E"/>
    <w:rsid w:val="002954B1"/>
    <w:rsid w:val="003055A7"/>
    <w:rsid w:val="003765C9"/>
    <w:rsid w:val="004642FF"/>
    <w:rsid w:val="00474F1A"/>
    <w:rsid w:val="004D2322"/>
    <w:rsid w:val="00532182"/>
    <w:rsid w:val="005368B2"/>
    <w:rsid w:val="005D7D8B"/>
    <w:rsid w:val="00627FAC"/>
    <w:rsid w:val="00634096"/>
    <w:rsid w:val="006376D9"/>
    <w:rsid w:val="009765C1"/>
    <w:rsid w:val="00A406E1"/>
    <w:rsid w:val="00AB08CF"/>
    <w:rsid w:val="00BA53E9"/>
    <w:rsid w:val="00D11380"/>
    <w:rsid w:val="00D31144"/>
    <w:rsid w:val="00DF714E"/>
    <w:rsid w:val="00E167D4"/>
    <w:rsid w:val="00E64939"/>
    <w:rsid w:val="00E846FA"/>
    <w:rsid w:val="00E95A4C"/>
    <w:rsid w:val="00EC4DCA"/>
    <w:rsid w:val="00ED7836"/>
    <w:rsid w:val="00F82A4C"/>
    <w:rsid w:val="00FB2427"/>
    <w:rsid w:val="0A2142B4"/>
    <w:rsid w:val="0D6707A1"/>
    <w:rsid w:val="102078F4"/>
    <w:rsid w:val="130149F6"/>
    <w:rsid w:val="197AAB27"/>
    <w:rsid w:val="1DC279F7"/>
    <w:rsid w:val="2FE5F530"/>
    <w:rsid w:val="300ECF5E"/>
    <w:rsid w:val="331EE4E5"/>
    <w:rsid w:val="3733414D"/>
    <w:rsid w:val="388D9437"/>
    <w:rsid w:val="3A1ACD1C"/>
    <w:rsid w:val="4020E559"/>
    <w:rsid w:val="402A4B01"/>
    <w:rsid w:val="48AE6483"/>
    <w:rsid w:val="4AADB888"/>
    <w:rsid w:val="51573810"/>
    <w:rsid w:val="60634891"/>
    <w:rsid w:val="6383D596"/>
    <w:rsid w:val="63DE8841"/>
    <w:rsid w:val="6822F5FF"/>
    <w:rsid w:val="68E1F411"/>
    <w:rsid w:val="6C202E41"/>
    <w:rsid w:val="6DC3A935"/>
    <w:rsid w:val="7180E8F4"/>
    <w:rsid w:val="742DB50E"/>
    <w:rsid w:val="7D75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4F26"/>
  <w15:docId w15:val="{9C1587E4-5FCD-4750-91DF-17F39F38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fa4352f8c16c4725" /><Relationship Type="http://schemas.microsoft.com/office/2016/09/relationships/commentsIds" Target="commentsIds.xml" Id="Ra4095888cac54de8" /><Relationship Type="http://schemas.microsoft.com/office/2011/relationships/commentsExtended" Target="commentsExtended.xml" Id="Rcaa727167c2540d5" /><Relationship Type="http://schemas.microsoft.com/office/2018/08/relationships/commentsExtensible" Target="commentsExtensible.xml" Id="R8208fe20db46479d" /><Relationship Type="http://schemas.microsoft.com/office/2011/relationships/people" Target="people.xml" Id="R51f0a6c760704fa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Alex Lau</lastModifiedBy>
  <revision>27</revision>
  <dcterms:created xsi:type="dcterms:W3CDTF">2026-08-29T17:34:00.0000000Z</dcterms:created>
  <dcterms:modified xsi:type="dcterms:W3CDTF">2026-08-29T18:51:00.5716967Z</dcterms:modified>
</coreProperties>
</file>